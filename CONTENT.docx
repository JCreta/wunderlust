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bx6hrla0627" w:id="0"/>
      <w:bookmarkEnd w:id="0"/>
      <w:del w:author="Jaime Creta" w:id="0" w:date="2025-04-03T06:59:57Z">
        <w:r w:rsidDel="00000000" w:rsidR="00000000" w:rsidRPr="00000000">
          <w:rPr>
            <w:rtl w:val="0"/>
          </w:rPr>
          <w:delText xml:space="preserve">Wu</w:delText>
        </w:r>
      </w:del>
      <w:r w:rsidDel="00000000" w:rsidR="00000000" w:rsidRPr="00000000">
        <w:rPr>
          <w:rtl w:val="0"/>
        </w:rPr>
        <w:t xml:space="preserve">nderlust</w:t>
      </w:r>
      <w:r w:rsidDel="00000000" w:rsidR="00000000" w:rsidRPr="00000000">
        <w:rPr>
          <w:rtl w:val="0"/>
        </w:rPr>
        <w:t xml:space="preserve"> Trav</w:t>
      </w:r>
      <w:ins w:author="Jaime Creta" w:id="0" w:date="2025-04-03T06:59:57Z">
        <w:r w:rsidDel="00000000" w:rsidR="00000000" w:rsidRPr="00000000">
          <w:rPr>
            <w:rtl w:val="0"/>
          </w:rPr>
          <w:t xml:space="preserve">Wu</w:t>
        </w:r>
      </w:ins>
      <w:r w:rsidDel="00000000" w:rsidR="00000000" w:rsidRPr="00000000">
        <w:rPr>
          <w:rtl w:val="0"/>
        </w:rPr>
        <w:t xml:space="preserve">el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(logo.png)</w:t>
      </w:r>
    </w:p>
    <w:p w:rsidR="00000000" w:rsidDel="00000000" w:rsidP="00000000" w:rsidRDefault="00000000" w:rsidRPr="00000000" w14:paraId="00000003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color w:val="1d1c1d"/>
          <w:sz w:val="20"/>
          <w:szCs w:val="20"/>
          <w:highlight w:val="white"/>
          <w:rtl w:val="0"/>
        </w:rPr>
        <w:t xml:space="preserve">Let Wunderlust Travel help you plan the trip of your dreams!</w:t>
      </w:r>
    </w:p>
    <w:p w:rsidR="00000000" w:rsidDel="00000000" w:rsidP="00000000" w:rsidRDefault="00000000" w:rsidRPr="00000000" w14:paraId="00000004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2lmq2rtctzq" w:id="1"/>
      <w:bookmarkEnd w:id="1"/>
      <w:r w:rsidDel="00000000" w:rsidR="00000000" w:rsidRPr="00000000">
        <w:rPr>
          <w:rtl w:val="0"/>
        </w:rPr>
        <w:t xml:space="preserve">Majorca</w:t>
      </w:r>
    </w:p>
    <w:p w:rsidR="00000000" w:rsidDel="00000000" w:rsidP="00000000" w:rsidRDefault="00000000" w:rsidRPr="00000000" w14:paraId="0000000C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color w:val="1d1c1d"/>
          <w:sz w:val="20"/>
          <w:szCs w:val="20"/>
          <w:highlight w:val="white"/>
          <w:rtl w:val="0"/>
        </w:rPr>
        <w:t xml:space="preserve">Imagine an island with turquoise blue waters, secret coves, soft golden sands, lush green foliage, rugged mountains, picturesque villages and a vibrant capital city. The island and its capital, Palma, are overflowing with character, while its beaches are famous all around the world, making it one of the most sought-after summer destinations.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majorca-waves.png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majorca-beach.png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majorca-cove.png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cmlzvinerh0" w:id="2"/>
      <w:bookmarkEnd w:id="2"/>
      <w:r w:rsidDel="00000000" w:rsidR="00000000" w:rsidRPr="00000000">
        <w:rPr>
          <w:rtl w:val="0"/>
        </w:rPr>
        <w:t xml:space="preserve">Plan Your Trip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rsm0xyqcy73" w:id="3"/>
      <w:bookmarkEnd w:id="3"/>
      <w:r w:rsidDel="00000000" w:rsidR="00000000" w:rsidRPr="00000000">
        <w:rPr>
          <w:rtl w:val="0"/>
        </w:rPr>
        <w:t xml:space="preserve">How to Get there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icon-tabler-plane"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&lt;path d="M16 10h4a2 2 0 0 1 0 4h-4l-4 7h-3l2 -7h-4l-2 2h-3l2 -4l-2 -4h3l2 2h4l-2 -7h3z"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(href=”#”) (title=”Search for flights”)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i2dxwzqm1bem" w:id="4"/>
      <w:bookmarkEnd w:id="4"/>
      <w:r w:rsidDel="00000000" w:rsidR="00000000" w:rsidRPr="00000000">
        <w:rPr>
          <w:rtl w:val="0"/>
        </w:rPr>
        <w:t xml:space="preserve">Places to Stay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icon-tabler-bed"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&lt;path d="M3 7v11m0 -4h18m0 4v-8a2 2 0 0 0 -2 -2h-8v6" 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&lt;circle cx="7" cy="10" r="1" 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(href=”#”) (title=”Search for Hotels”)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xzu5cci846i9" w:id="5"/>
      <w:bookmarkEnd w:id="5"/>
      <w:r w:rsidDel="00000000" w:rsidR="00000000" w:rsidRPr="00000000">
        <w:rPr>
          <w:rtl w:val="0"/>
        </w:rPr>
        <w:t xml:space="preserve">Things to 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icon-tabler-sailboat"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&lt;path d="M2 20a2.4 2.4 0 0 0 2 1a2.4 2.4 0 0 0 2 -1a2.4 2.4 0 0 1 2 -1a2.4 2.4 0 0 1 2 1a2.4 2.4 0 0 0 2 1a2.4 2.4 0 0 0 2 -1a2.4 2.4 0 0 1 2 -1a2.4 2.4 0 0 1 2 1a2.4 2.4 0 0 0 2 1a2.4 2.4 0 0 0 2 -1"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&lt;path d="M4 18l-1 -3h18l-1 3"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&lt;path d="M11 12h7l-7 -9v9" 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&lt;line x1="8" y1="7" x2="6" y2="12" 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(href=”#”) (title=”Search for Activities”)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7a3ha4rtj91" w:id="6"/>
      <w:bookmarkEnd w:id="6"/>
      <w:r w:rsidDel="00000000" w:rsidR="00000000" w:rsidRPr="00000000">
        <w:rPr>
          <w:rtl w:val="0"/>
        </w:rPr>
        <w:t xml:space="preserve">Where to Eat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icon-tabler-tools-kitchen-2"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&lt;path d="M19 3v12h-5c-.023 -3.681 .184 -7.406 5 -12zm0 12v6h-1v-3m-10 -14v17m-3 -17v3a3 3 0 1 0 6 0v-3"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(href=”#”) (title=”Search for Restaurants”)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74y2oyccc3gu" w:id="7"/>
      <w:bookmarkEnd w:id="7"/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ezh1927u4fdc" w:id="8"/>
      <w:bookmarkEnd w:id="8"/>
      <w:r w:rsidDel="00000000" w:rsidR="00000000" w:rsidRPr="00000000">
        <w:rPr>
          <w:rtl w:val="0"/>
        </w:rPr>
        <w:t xml:space="preserve">Miranda Blake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miranda-blake.png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Traveling From: London, England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“I traveled here for business, but my stay was extended. Now it is my home.”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enfiti403e6q" w:id="9"/>
      <w:bookmarkEnd w:id="9"/>
      <w:r w:rsidDel="00000000" w:rsidR="00000000" w:rsidRPr="00000000">
        <w:rPr>
          <w:rtl w:val="0"/>
        </w:rPr>
        <w:t xml:space="preserve">Max Winter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max-winter.png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Traveling From: Berlin, Germany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“Great escape from my reality. Beautiful sunsets, wonderful people, great beer. 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9lo7z981fevr" w:id="10"/>
      <w:bookmarkEnd w:id="10"/>
      <w:r w:rsidDel="00000000" w:rsidR="00000000" w:rsidRPr="00000000">
        <w:rPr>
          <w:rtl w:val="0"/>
        </w:rPr>
        <w:t xml:space="preserve">Inés Villegoes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ines-villegoes.png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Traveling From: Barcelona, Spain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“A very safe environment for all travelers.”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32pa35kihunu" w:id="11"/>
      <w:bookmarkEnd w:id="11"/>
      <w:r w:rsidDel="00000000" w:rsidR="00000000" w:rsidRPr="00000000">
        <w:rPr>
          <w:rtl w:val="0"/>
        </w:rPr>
        <w:t xml:space="preserve">Carmen Lorenzo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carmen-lorenzo.png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Traveling From: Madrid, Spain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“Live, laugh, love-- everything you need in Majorca.”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fqwkf2offcuf" w:id="12"/>
      <w:bookmarkEnd w:id="12"/>
      <w:r w:rsidDel="00000000" w:rsidR="00000000" w:rsidRPr="00000000">
        <w:rPr>
          <w:rtl w:val="0"/>
        </w:rPr>
        <w:t xml:space="preserve">About Your Destination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tux7ij18ly3q" w:id="13"/>
      <w:bookmarkEnd w:id="13"/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icon-tabler-ruler-2"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&lt;path d="M17 3l4 4l-14 14l-4 -4z"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&lt;path d="M16 7l-1.5 -1.5" 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&lt;path d="M13 10l-1.5 -1.5"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&lt;path d="M10 13l-1.5 -1.5"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&lt;path d="M7 16l-1.5 -1.5"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superscript"/>
        </w:rPr>
      </w:pPr>
      <w:r w:rsidDel="00000000" w:rsidR="00000000" w:rsidRPr="00000000">
        <w:rPr>
          <w:rtl w:val="0"/>
        </w:rPr>
        <w:t xml:space="preserve">Size: 1,405 miles squared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superscript"/>
        </w:rPr>
      </w:pPr>
      <w:r w:rsidDel="00000000" w:rsidR="00000000" w:rsidRPr="00000000">
        <w:rPr>
          <w:rtl w:val="0"/>
        </w:rPr>
        <w:t xml:space="preserve">- - - - - - - - - - - - - - - - - - - -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e4bnifb0rem3" w:id="14"/>
      <w:bookmarkEnd w:id="14"/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icon-tabler-arrow-top-bar"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&lt;line x1="12" y1="21" x2="12" y2="3"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&lt;path d="M15 6l-3 -3l-3 3" 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&lt;line x1="9" y1="21" x2="15" y2="21"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Elevation: 4,741 feet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jlz65z1cal49" w:id="15"/>
      <w:bookmarkEnd w:id="15"/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icon-tabler-map-pin"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&lt;circle cx="12" cy="11" r="3" 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&lt;path d="M17.657 16.657l-4.243 4.243a2 2 0 0 1 -2.827 0l-4.244 -4.243a8 8 0 1 1 11.314 0z" 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Location: Mediterranean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aijgmx3t1obm" w:id="16"/>
      <w:bookmarkEnd w:id="16"/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icon-tabler-users"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&lt;circle cx="9" cy="7" r="4" 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&lt;path d="M3 21v-2a4 4 0 0 1 4 -4h4a4 4 0 0 1 4 4v2" 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&lt;path d="M16 3.13a4 4 0 0 1 0 7.75" /&gt;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&lt;path d="M21 21v-2a4 4 0 0 0 -3 -3.85"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Population: 923,608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b4t0suofhmnu" w:id="17"/>
      <w:bookmarkEnd w:id="17"/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First Name (Enter first name)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Last Name (Enter last name)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Contact Method (Email, Text, Phone)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Email Address (Enter Email)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Phone Number (Enter telephone number)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Destination (Barcelona, Granada, Ibiza, Madrid, Majorca, Seville, Tenerife, Valencia)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Travel Time (Fall, Winter, Spring, Summer, Flexible)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Copyright 2021 Wunderlust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Privacy Statement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Terms of Service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